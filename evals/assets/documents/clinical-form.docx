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b w:val="true"/>
          <w:sz w:val="32"/>
        </w:rPr>
        <w:t>Clinical medication review form</w:t>
      </w:r>
    </w:p>
    <w:p>
      <w:pPr>
        <w:pStyle w:val="Normal"/>
      </w:pPr>
      <w:r>
        <w:t>The first table is an ordinary canary; the second table is source-bound.</w:t>
      </w:r>
    </w:p>
    <w:tbl>
      <w:tblPr>
        <w:tblStyle w:val="TableGrid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r>
              <w:rPr>
                <w:b/>
              </w:rPr>
              <w:t>Canary</w:t>
            </w:r>
          </w:p>
        </w:tc>
        <w:tc>
          <w:tcPr>
            <w:tcW w:w="4680" w:type="dxa"/>
            <w:shd w:val="clear" w:color="auto" w:fill="F2F4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4680" w:type="dxa"/>
          </w:tcPr>
          <w:p>
            <w:r>
              <w:t>Do not modify this ordinary table.</w:t>
            </w:r>
          </w:p>
        </w:tc>
        <w:tc>
          <w:tcPr>
            <w:tcW w:w="4680" w:type="dxa"/>
          </w:tcPr>
          <w:p>
            <w:r>
              <w:t>Stable</w:t>
            </w:r>
          </w:p>
        </w:tc>
      </w:tr>
    </w:tbl>
    <w:p>
      <w:pPr>
        <w:pStyle w:val="Normal"/>
      </w:pPr>
      <w:r>
        <w:t>The following imported table intentionally combines source-owned topology.</w:t>
      </w:r>
    </w:p>
    <w:tbl>
      <w:tblPr>
        <w:tblStyle w:val="ClinicalGrid"/>
        <w:tblW w:w="0" w:type="auto"/>
        <w:tblLayout w:type="fixed"/>
      </w:tblPr>
      <w:tblGrid>
        <w:gridCol w:w="2200"/>
        <w:gridCol w:w="1400"/>
        <w:gridCol w:w="1400"/>
        <w:gridCol w:w="2200"/>
      </w:tblGrid>
      <w:tr>
        <w:tc>
          <w:tcPr>
            <w:tcW w:w="1800" w:type="dxa"/>
          </w:tcPr>
          <w:p>
            <w:r>
              <w:t xml:space="preserve">Medication</w:t>
            </w:r>
          </w:p>
        </w:tc>
        <w:tc>
          <w:tcPr>
            <w:tcW w:w="1800" w:type="dxa"/>
          </w:tcPr>
          <w:p>
            <w:r>
              <w:t xml:space="preserve">Dose</w:t>
            </w:r>
          </w:p>
        </w:tc>
        <w:tc>
          <w:tcPr>
            <w:tcW w:w="1800" w:type="dxa"/>
          </w:tcPr>
          <w:p>
            <w:r>
              <w:t xml:space="preserve">Route</w:t>
            </w:r>
          </w:p>
        </w:tc>
        <w:tc>
          <w:tcPr>
            <w:tcW w:w="1800" w:type="dxa"/>
          </w:tcPr>
          <w:p>
            <w:r>
              <w:t xml:space="preserve">Status</w:t>
            </w:r>
          </w:p>
        </w:tc>
      </w:tr>
      <w:tr>
        <w:tc>
          <w:tcPr>
            <w:tcW w:w="2200" w:type="dxa"/>
            <w:vMerge w:val="restart"/>
          </w:tcPr>
          <w:p>
            <w:r>
              <w:t xml:space="preserve">Antibiotic</w:t>
            </w:r>
          </w:p>
        </w:tc>
        <w:tc>
          <w:tcPr>
            <w:tcW w:w="1400" w:type="dxa"/>
          </w:tcPr>
          <w:p>
            <w:r>
              <w:t xml:space="preserve">500 mg</w:t>
            </w:r>
          </w:p>
        </w:tc>
        <w:tc>
          <w:tcPr>
            <w:tcW w:w="1400" w:type="dxa"/>
          </w:tcPr>
          <w:p>
            <w:r>
              <w:t xml:space="preserve">PO</w:t>
            </w:r>
          </w:p>
        </w:tc>
        <w:tc>
          <w:tcPr>
            <w:tcW w:w="2200" w:type="dxa"/>
          </w:tcPr>
          <w:sdt>
            <w:sdtPr>
              <w:id w:val="9001"/>
              <w:alias w:val="Status"/>
            </w:sdtPr>
            <w:sdtContent>
              <w:p>
                <w:r>
                  <w:t xml:space="preserve">Reviewed by pharmacist</w:t>
                </w:r>
              </w:p>
            </w:sdtContent>
          </w:sdt>
        </w:tc>
      </w:tr>
      <w:tr>
        <w:tc>
          <w:tcPr>
            <w:tcW w:w="2200" w:type="dxa"/>
            <w:vMerge/>
          </w:tcPr>
          <w:p>
            <w:r>
              <w:t xml:space="preserve">Antibiotic</w:t>
            </w:r>
          </w:p>
        </w:tc>
        <w:tc>
          <w:tcPr>
            <w:tcW w:w="1400" w:type="dxa"/>
          </w:tcPr>
          <w:p>
            <w:ins w:id="41" w:author="Clinical reviewer" w:date="2026-07-19T09:00:00Z">
              <w:r>
                <w:t xml:space="preserve">Pending review</w:t>
              </w:r>
            </w:ins>
          </w:p>
        </w:tc>
        <w:tc>
          <w:tcPr>
            <w:tcW w:w="1400" w:type="dxa"/>
          </w:tcPr>
          <w:p>
            <w:r>
              <w:t xml:space="preserve">IV</w:t>
            </w:r>
          </w:p>
        </w:tc>
        <w:tc>
          <w:tcPr>
            <w:tcW w:w="2200" w:type="dxa"/>
          </w:tcPr>
          <w:p>
            <w:r>
              <w:t xml:space="preserve">Review details</w:t>
            </w:r>
          </w:p>
          <w:tbl>
            <w:tblPr>
              <w:tblW w:w="1800" w:type="dxa"/>
            </w:tblPr>
            <w:tblGrid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Timing: with food</w:t>
                  </w:r>
                </w:p>
              </w:tc>
            </w:tr>
          </w:tbl>
        </w:tc>
      </w:tr>
      <w:tr>
        <w:tc>
          <w:tcPr>
            <w:tcW w:w="2200" w:type="dxa"/>
            <w:vMerge w:val="restart"/>
          </w:tcPr>
          <w:p>
            <w:r>
              <w:t xml:space="preserve">Dose adjustment</w:t>
            </w:r>
          </w:p>
        </w:tc>
        <w:tc>
          <w:tcPr>
            <w:tcW w:w="1400" w:type="dxa"/>
          </w:tcPr>
          <w:p>
            <w:r>
              <w:t xml:space="preserve">250 mg</w:t>
            </w:r>
          </w:p>
        </w:tc>
        <w:tc>
          <w:tcPr>
            <w:tcW w:w="1400" w:type="dxa"/>
          </w:tcPr>
          <w:p>
            <w:r>
              <w:t xml:space="preserve">IM</w:t>
            </w:r>
          </w:p>
        </w:tc>
        <w:tc>
          <w:tcPr>
            <w:tcW w:w="2200" w:type="dxa"/>
          </w:tcPr>
          <w:p>
            <w:r>
              <w:t xml:space="preserve">Pending review</w:t>
            </w:r>
          </w:p>
        </w:tc>
      </w:tr>
    </w:tbl>
    <w:sectPr>
      <w:type w:val="nextPage"/>
      <w:pgSz w:w="12240" w:h="15840" w:orient="portrait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Aptos" w:hAnsi="Aptos"/>
      <w:sz w:val="44"/>
    </w:rPr>
  </w:style>
  <w:style w:type="paragraph" w:styleId="Title">
    <w:name w:val="Title"/>
    <w:rPr>
      <w:rFonts w:ascii="Aptos Display" w:hAnsi="Aptos Display"/>
      <w:b w:val="true"/>
      <w:sz w:val="96"/>
    </w:rPr>
  </w:style>
  <w:style w:type="paragraph" w:styleId="Heading1">
    <w:name w:val="Heading 1"/>
    <w:rPr>
      <w:rFonts w:ascii="Aptos Display" w:hAnsi="Aptos Display"/>
      <w:b w:val="true"/>
      <w:sz w:val="64"/>
    </w:rPr>
  </w:style>
  <w:style w:type="paragraph" w:styleId="Heading2">
    <w:name w:val="Heading 2"/>
    <w:rPr>
      <w:rFonts w:ascii="Aptos" w:hAnsi="Aptos"/>
      <w:b w:val="true"/>
      <w:sz w:val="52"/>
    </w:rPr>
  </w:style>
  <w:style w:type="table" w:styleId="TableGrid">
    <w:name w:val="Table Gri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linicalGrid">
    <w:name w:val="Clinical Grid"/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/word/styles.xml" Id="rId2" /></Relationships>
</file>
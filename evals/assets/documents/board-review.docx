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?><Relationships xmlns="http://schemas.openxmlformats.org/package/2006/relationships"><Relationship Type="http://schemas.openxmlformats.org/officeDocument/2006/relationships/officeDocument" Target="/word/document.xml" Id="rId1" /></Relationships>
</file>

<file path=word/document.xml><?xml version="1.0" encoding="utf-8"?>
<w:document xmlns:w="http://schemas.openxmlformats.org/wordprocessingml/2006/main">
  <w:body>
    <w:p>
      <w:pPr>
        <w:pStyle w:val="Normal"/>
        <w:spacing w:after="160"/>
      </w:pPr>
      <w:r>
        <w:rPr>
          <w:b w:val="true"/>
          <w:color w:val="123B5D"/>
          <w:sz w:val="32"/>
        </w:rPr>
        <w:t>Board review — controlled release</w:t>
      </w:r>
    </w:p>
    <w:p>
      <w:pPr>
        <w:pStyle w:val="Normal"/>
        <w:spacing w:after="120"/>
      </w:pPr>
      <w:commentRangeStart w:id="0"/>
      <w:bookmarkStart w:name="BoardRecommendation" w:id="41"/>
      <w:r>
        <w:rPr>
          <w:b w:val="true"/>
        </w:rPr>
        <w:t>Recommendation: continue the pilot.</w:t>
      </w:r>
      <w:r>
        <w:footnoteReference w:id="1"/>
      </w:r>
      <w:bookmarkEnd w:id="41"/>
      <w:commentRangeEnd w:id="0"/>
      <w:r>
        <w:commentReference w:id="0"/>
      </w:r>
    </w:p>
    <w:tbl>
      <w:tblPr>
        <w:tblStyle w:val="TableGrid"/>
        <w:tblW w:w="9360" w:type="dxa"/>
        <w:tblInd w:w="12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w="4680" w:type="dxa"/>
            <w:shd w:val="clear" w:color="auto" w:fill="F2F4F7"/>
          </w:tcPr>
          <w:p>
            <w:r>
              <w:rPr>
                <w:b/>
              </w:rPr>
              <w:t>Risk</w:t>
            </w:r>
          </w:p>
        </w:tc>
        <w:tc>
          <w:tcPr>
            <w:tcW w:w="4680" w:type="dxa"/>
            <w:shd w:val="clear" w:color="auto" w:fill="F2F4F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w="4680" w:type="dxa"/>
          </w:tcPr>
          <w:p>
            <w:r>
              <w:t>Data migration</w:t>
            </w:r>
          </w:p>
        </w:tc>
        <w:tc>
          <w:tcPr>
            <w:tcW w:w="4680" w:type="dxa"/>
          </w:tcPr>
          <w:p>
            <w:r>
              <w:t>Amber</w:t>
            </w:r>
          </w:p>
        </w:tc>
      </w:tr>
      <w:tr>
        <w:tc>
          <w:tcPr>
            <w:tcW w:w="4680" w:type="dxa"/>
          </w:tcPr>
          <w:p>
            <w:r>
              <w:t>Security controls</w:t>
            </w:r>
          </w:p>
        </w:tc>
        <w:tc>
          <w:tcPr>
            <w:tcW w:w="4680" w:type="dxa"/>
          </w:tcPr>
          <w:p>
            <w:r>
              <w:t>Green</w:t>
            </w:r>
          </w:p>
        </w:tc>
      </w:tr>
    </w:tbl>
    <w:p>
      <w:pPr>
        <w:pStyle w:val="Normal"/>
      </w:pPr>
      <w:r>
        <w:t>The following table and review records remain source-owned.</w:t>
      </w:r>
    </w:p>
    <w:tbl>
      <w:tblPr>
        <w:tblStyle w:val="BoardReviewGrid"/>
        <w:tblW w:w="0" w:type="auto"/>
        <w:tblLayout w:type="fixed"/>
      </w:tblPr>
      <w:tblGrid>
        <w:gridCol w:w="2200"/>
        <w:gridCol w:w="1400"/>
        <w:gridCol w:w="1400"/>
        <w:gridCol w:w="2200"/>
      </w:tblGrid>
      <w:tr>
        <w:tc>
          <w:tcPr>
            <w:tcW w:w="1800" w:type="dxa"/>
          </w:tcPr>
          <w:p>
            <w:r>
              <w:t xml:space="preserve">Medication</w:t>
            </w:r>
          </w:p>
        </w:tc>
        <w:tc>
          <w:tcPr>
            <w:tcW w:w="1800" w:type="dxa"/>
          </w:tcPr>
          <w:p>
            <w:r>
              <w:t xml:space="preserve">Dose</w:t>
            </w:r>
          </w:p>
        </w:tc>
        <w:tc>
          <w:tcPr>
            <w:tcW w:w="1800" w:type="dxa"/>
          </w:tcPr>
          <w:p>
            <w:r>
              <w:t xml:space="preserve">Route</w:t>
            </w:r>
          </w:p>
        </w:tc>
        <w:tc>
          <w:tcPr>
            <w:tcW w:w="1800" w:type="dxa"/>
          </w:tcPr>
          <w:p>
            <w:r>
              <w:t xml:space="preserve">Status</w:t>
            </w:r>
          </w:p>
        </w:tc>
      </w:tr>
      <w:tr>
        <w:tc>
          <w:tcPr>
            <w:tcW w:w="2200" w:type="dxa"/>
            <w:vMerge w:val="restart"/>
          </w:tcPr>
          <w:p>
            <w:r>
              <w:t xml:space="preserve">Antibiotic</w:t>
            </w:r>
          </w:p>
        </w:tc>
        <w:tc>
          <w:tcPr>
            <w:tcW w:w="1400" w:type="dxa"/>
          </w:tcPr>
          <w:p>
            <w:r>
              <w:t xml:space="preserve">500 mg</w:t>
            </w:r>
          </w:p>
        </w:tc>
        <w:tc>
          <w:tcPr>
            <w:tcW w:w="1400" w:type="dxa"/>
          </w:tcPr>
          <w:p>
            <w:r>
              <w:t xml:space="preserve">PO</w:t>
            </w:r>
          </w:p>
        </w:tc>
        <w:tc>
          <w:tcPr>
            <w:tcW w:w="2200" w:type="dxa"/>
          </w:tcPr>
          <w:sdt>
            <w:sdtPr>
              <w:id w:val="9001"/>
              <w:alias w:val="Status"/>
            </w:sdtPr>
            <w:sdtContent>
              <w:p>
                <w:r>
                  <w:t xml:space="preserve">Reviewed by pharmacist</w:t>
                </w:r>
              </w:p>
            </w:sdtContent>
          </w:sdt>
        </w:tc>
      </w:tr>
      <w:tr>
        <w:tc>
          <w:tcPr>
            <w:tcW w:w="2200" w:type="dxa"/>
            <w:vMerge/>
          </w:tcPr>
          <w:p>
            <w:r>
              <w:t xml:space="preserve">Antibiotic</w:t>
            </w:r>
          </w:p>
        </w:tc>
        <w:tc>
          <w:tcPr>
            <w:tcW w:w="1400" w:type="dxa"/>
          </w:tcPr>
          <w:p>
            <w:ins w:id="41" w:author="Clinical reviewer" w:date="2026-07-19T09:00:00Z">
              <w:r>
                <w:t xml:space="preserve">Pending review</w:t>
              </w:r>
            </w:ins>
          </w:p>
        </w:tc>
        <w:tc>
          <w:tcPr>
            <w:tcW w:w="1400" w:type="dxa"/>
          </w:tcPr>
          <w:p>
            <w:r>
              <w:t xml:space="preserve">IV</w:t>
            </w:r>
          </w:p>
        </w:tc>
        <w:tc>
          <w:tcPr>
            <w:tcW w:w="2200" w:type="dxa"/>
          </w:tcPr>
          <w:p>
            <w:r>
              <w:t xml:space="preserve">Review details</w:t>
            </w:r>
          </w:p>
          <w:tbl>
            <w:tblPr>
              <w:tblW w:w="1800" w:type="dxa"/>
            </w:tblPr>
            <w:tblGrid>
              <w:gridCol w:w="1800"/>
            </w:tblGrid>
            <w:tr>
              <w:tc>
                <w:tcPr>
                  <w:tcW w:w="1800" w:type="dxa"/>
                </w:tcPr>
                <w:p>
                  <w:r>
                    <w:t xml:space="preserve">Timing: with food</w:t>
                  </w:r>
                </w:p>
              </w:tc>
            </w:tr>
          </w:tbl>
        </w:tc>
      </w:tr>
      <w:tr>
        <w:tc>
          <w:tcPr>
            <w:tcW w:w="2200" w:type="dxa"/>
            <w:vMerge w:val="restart"/>
          </w:tcPr>
          <w:p>
            <w:r>
              <w:t xml:space="preserve">Dose adjustment</w:t>
            </w:r>
          </w:p>
        </w:tc>
        <w:tc>
          <w:tcPr>
            <w:tcW w:w="1400" w:type="dxa"/>
          </w:tcPr>
          <w:p>
            <w:r>
              <w:t xml:space="preserve">250 mg</w:t>
            </w:r>
          </w:p>
        </w:tc>
        <w:tc>
          <w:tcPr>
            <w:tcW w:w="1400" w:type="dxa"/>
          </w:tcPr>
          <w:p>
            <w:r>
              <w:t xml:space="preserve">IM</w:t>
            </w:r>
          </w:p>
        </w:tc>
        <w:tc>
          <w:tcPr>
            <w:tcW w:w="2200" w:type="dxa"/>
          </w:tcPr>
          <w:p>
            <w:r>
              <w:t xml:space="preserve">Pending review</w:t>
            </w:r>
          </w:p>
        </w:tc>
      </w:tr>
    </w:tbl>
    <w:p>
      <w:pPr>
        <w:pStyle w:val="Normal"/>
      </w:pPr>
      <w:r>
        <w:fldChar w:fldCharType="begin"/>
        <w:instrText xml:space="preserve"> TOC \o "1-3" \h \z \u </w:instrText>
        <w:fldChar w:fldCharType="separate"/>
        <w:t>Board contents</w:t>
        <w:fldChar w:fldCharType="end"/>
      </w:r>
    </w:p>
    <w:p>
      <w:pPr>
        <w:pStyle w:val="Normal"/>
      </w:pPr>
      <w:r>
        <w:t>Review owner</w:t>
      </w:r>
      <w:sdt>
        <w:sdtPr>
          <w:alias w:val="Review owner"/>
          <w:tag w:val="review-owner"/>
          <w:id w:val="1"/>
          <w:text/>
        </w:sdtPr>
        <w:sdtContent>
          <w:r>
            <w:t>Audit committee</w:t>
          </w:r>
        </w:sdtContent>
      </w:sdt>
    </w:p>
    <w:p>
      <w:pPr>
        <w:pStyle w:val="Normal"/>
      </w:pPr>
      <w:ins w:author="Clinical reviewer" w:date="2026-07-19T09:00:00Z" w:id="8">
        <w:r>
          <w:t>Pending revision remains in the source.</w:t>
        </w:r>
      </w:ins>
    </w:p>
    <w:p>
      <w:pPr>
        <w:pStyle w:val="Normal"/>
      </w:pPr>
      <w:commentRangeStart w:id="1"/>
      <w:r>
        <w:t>Modern review thread remains source-owned.</w:t>
      </w:r>
      <w:commentRangeEnd w:id="1"/>
      <w:r>
        <w:commentReference w:id="1"/>
      </w:r>
    </w:p>
    <w:p>
      <w:pPr>
        <w:sectPr>
          <w:headerReference xmlns:r="http://schemas.openxmlformats.org/officeDocument/2006/relationships" w:type="default" r:id="rId3"/>
          <w:headerReference xmlns:r="http://schemas.openxmlformats.org/officeDocument/2006/relationships" w:type="first" r:id="rId4"/>
          <w:headerReference xmlns:r="http://schemas.openxmlformats.org/officeDocument/2006/relationships" w:type="even" r:id="rId5"/>
          <w:footerReference xmlns:r="http://schemas.openxmlformats.org/officeDocument/2006/relationships" w:type="default" r:id="rId12"/>
          <w:type w:val="nextPage"/>
          <w:pgSz w:w="12240" w:h="15840" w:orient="portrait"/>
          <w:pgMar w:top="1440" w:right="1440" w:bottom="1440" w:left="1440" w:header="720" w:footer="720" w:gutter="0"/>
          <w:pgNumType w:fmt="lowerRoman" w:start="1"/>
          <w:titlePg/>
        </w:sectPr>
      </w:pPr>
    </w:p>
    <w:p>
      <w:pPr>
        <w:pStyle w:val="Normal"/>
      </w:pPr>
      <w:r>
        <w:t>Front matter canary — preserve the review packet.</w:t>
      </w:r>
    </w:p>
    <w:p>
      <w:pPr>
        <w:sectPr>
          <w:headerReference xmlns:r="http://schemas.openxmlformats.org/officeDocument/2006/relationships" w:type="default" r:id="rId6"/>
          <w:headerReference xmlns:r="http://schemas.openxmlformats.org/officeDocument/2006/relationships" w:type="first" r:id="rId7"/>
          <w:headerReference xmlns:r="http://schemas.openxmlformats.org/officeDocument/2006/relationships" w:type="even" r:id="rId8"/>
          <w:footerReference xmlns:r="http://schemas.openxmlformats.org/officeDocument/2006/relationships" w:type="default" r:id="rId13"/>
          <w:type w:val="nextPage"/>
          <w:pgSz w:w="12240" w:h="15840" w:orient="portrait"/>
          <w:pgMar w:top="1440" w:right="1440" w:bottom="1440" w:left="1440" w:header="720" w:footer="720" w:gutter="0"/>
          <w:pgNumType w:fmt="decimal" w:start="1"/>
          <w:titlePg/>
        </w:sectPr>
      </w:pPr>
    </w:p>
    <w:p>
      <w:pPr>
        <w:pStyle w:val="Normal"/>
      </w:pPr>
      <w:r>
        <w:t>Body section canary — preserve pagination and fields.</w:t>
      </w:r>
    </w:p>
    <w:p>
      <w:fldSimple w:instr=" REF BoardRecommendation ">
        <w:r>
          <w:t>Recommendation: continue the pilot.</w:t>
        </w:r>
      </w:fldSimple>
    </w:p>
    <w:sectPr>
      <w:headerReference xmlns:r="http://schemas.openxmlformats.org/officeDocument/2006/relationships" w:type="default" r:id="rId9"/>
      <w:headerReference xmlns:r="http://schemas.openxmlformats.org/officeDocument/2006/relationships" w:type="first" r:id="rId10"/>
      <w:headerReference xmlns:r="http://schemas.openxmlformats.org/officeDocument/2006/relationships" w:type="even" r:id="rId11"/>
      <w:footerReference xmlns:r="http://schemas.openxmlformats.org/officeDocument/2006/relationships" w:type="default" r:id="rId14"/>
      <w:type w:val="nextPage"/>
      <w:pgSz w:w="12240" w:h="15840" w:orient="portrait"/>
      <w:pgMar w:top="1440" w:right="1440" w:bottom="1440" w:left="1440" w:header="720" w:footer="720" w:gutter="0"/>
      <w:titlePg/>
    </w:sectPr>
  </w:body>
</w:document>
</file>

<file path=word/comments.xml><?xml version="1.0" encoding="utf-8"?>
<w:comments xmlns:w="http://schemas.openxmlformats.org/wordprocessingml/2006/main">
  <w:comment w:initials="AC" w:author="Audit committee" w:date="2026-07-19T09:00:00Z" w:id="0">
    <w:p xmlns:w14="http://schemas.microsoft.com/office/word/2010/wordml" w14:paraId="758DCE26">
      <w:r>
        <w:t>Please confirm the final retention wording.</w:t>
      </w:r>
    </w:p>
  </w:comment>
  <w:comment w:initials="LR" w:author="Lead reviewer" w:date="2026-07-19T08:00:00Z" w:id="1">
    <w:p xmlns:w14="http://schemas.microsoft.com/office/word/2010/wordml" w14:paraId="17777777">
      <w:r>
        <w:t>Please confirm the release evidence.</w:t>
      </w:r>
    </w:p>
  </w:comment>
  <w:comment w:initials="RR" w:author="Release reviewer" w:date="2026-07-19T08:05:00Z" w:id="2">
    <w:p xmlns:w14="http://schemas.microsoft.com/office/word/2010/wordml" w14:paraId="18888888">
      <w:r>
        <w:t>The evidence is attached.</w:t>
      </w:r>
    </w:p>
  </w:comment>
  <w:comment w:initials="NR" w:author="Nested reviewer" w:date="2026-07-19T08:10:00Z" w:id="3">
    <w:p xmlns:w14="http://schemas.microsoft.com/office/word/2010/wordml" w14:paraId="19999999">
      <w:r>
        <w:t>Approved after legal review.</w:t>
      </w:r>
    </w:p>
  </w:comment>
</w:comments>
</file>

<file path=word/commentsExtended.xml><?xml version="1.0" encoding="utf-8"?>
<w15:commentsEx xmlns:w15="http://schemas.microsoft.com/office/word/2012/wordml">
  <w15:commentEx w15:paraId="758DCE26"/>
  <w15:commentEx w15:paraId="17777777" w15:done="0"/>
  <w15:commentEx w15:paraId="18888888" w15:paraIdParent="17777777" w15:done="0"/>
  <w15:commentEx w15:paraId="19999999" w15:paraIdParent="18888888" w15:done="0"/>
</w15:commentsEx>
</file>

<file path=word/commentsExtensible.xml><?xml version="1.0" encoding="utf-8"?>
<w16cex:commentsExtensible xmlns:w16cex="http://schemas.microsoft.com/office/word/2018/wordml/cex">
  <w16cex:commentExtensible w16cex:durableId="6A47B40A"/>
  <w16cex:commentExtensible w16cex:durableId="17777770" w16cex:dateUtc="2026-07-19T08:00:00Z"/>
  <w16cex:commentExtensible w16cex:durableId="18888880" w16cex:dateUtc="2026-07-19T08:05:00Z"/>
</w16cex:commentsExtensible>
</file>

<file path=word/commentsIds.xml><?xml version="1.0" encoding="utf-8"?>
<w16cid:commentsIds xmlns:w16cid="http://schemas.microsoft.com/office/word/2016/wordml/cid">
  <w16cid:commentId w16cid:paraId="758DCE26" w16cid:durableId="6A47B40A"/>
  <w16cid:commentId w16cid:paraId="17777777" w16cid:durableId="17777770"/>
  <w16cid:commentId w16cid:paraId="18888888" w16cid:durableId="18888880"/>
  <w16cid:commentId w16cid:paraId="19999999" w16cid:durableId="19999990"/>
</w16cid:commentsIds>
</file>

<file path=word/footer1.xml><?xml version="1.0" encoding="utf-8"?>
<w:ftr xmlns:w="http://schemas.openxmlformats.org/wordprocessingml/2006/main">
  <w:p>
    <w:pPr>
      <w:pStyle w:val="Normal"/>
    </w:pPr>
    <w:fldSimple w:instr="PAGE">
      <w:r>
        <w:t>1</w:t>
      </w:r>
    </w:fldSimple>
  </w:p>
</w:ftr>
</file>

<file path=word/footer2.xml><?xml version="1.0" encoding="utf-8"?>
<w:ftr xmlns:w="http://schemas.openxmlformats.org/wordprocessingml/2006/main">
  <w:p>
    <w:pPr>
      <w:pStyle w:val="Normal"/>
    </w:pPr>
    <w:fldSimple w:instr="PAGE">
      <w:r>
        <w:t>1</w:t>
      </w:r>
    </w:fldSimple>
  </w:p>
</w:ftr>
</file>

<file path=word/footer3.xml><?xml version="1.0" encoding="utf-8"?>
<w:ftr xmlns:w="http://schemas.openxmlformats.org/wordprocessingml/2006/main">
  <w:p>
    <w:pPr>
      <w:pStyle w:val="Normal"/>
    </w:pP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Board packet evidence remains source-owned.</w:t>
      </w:r>
    </w:p>
  </w:footnote>
</w:footnotes>
</file>

<file path=word/header1.xml><?xml version="1.0" encoding="utf-8"?>
<w:hdr xmlns:w="http://schemas.openxmlformats.org/wordprocessingml/2006/main">
  <w:p>
    <w:pPr>
      <w:pStyle w:val="Normal"/>
    </w:pPr>
    <w:r>
      <w:t>Northwind | Internal</w:t>
    </w:r>
  </w:p>
  <w:p>
    <w:r>
      <w:rPr>
        <w:noProof/>
      </w:rPr>
      <w:pict>
        <v:shapetype xmlns:o="urn:schemas-microsoft-com:office:office" xmlns:v="urn:schemas-microsoft-com:vml" id="_x0000_t136" coordsize="21600,21600" o:spt="136" adj="10800" path="m@7,l@8,m@5,21600l@6,21600e">
          <v:path textpathok="true"/>
        </v:shapetype>
        <v:shape xmlns:o="urn:schemas-microsoft-com:office:office" xmlns:v="urn:schemas-microsoft-com:vml" id="OfficeKitWaterMarkObject1" style="position:absolute;margin-left:0;margin-top:0;width:468pt;height:117pt;rotation:315;z-index:-251654144;mso-position-horizontal:center;mso-position-horizontal-relative:margin;mso-position-vertical:center;mso-position-vertical-relative:margin;mso-wrap-edited:f" o:allowincell="false" fillcolor="#C0C0C0" stroked="false" type="#_x0000_t136">
          <v:fill opacity=".18"/>
          <v:textpath style="font-family:&amp;quot;Calibri&amp;quot;;font-size:1pt" string="CONFIDENTIAL — BOARD REVIEW"/>
          <v:path textpathok="true"/>
        </v:shape>
      </w:pict>
    </w:r>
  </w:p>
</w:hdr>
</file>

<file path=word/header2.xml><?xml version="1.0" encoding="utf-8"?>
<w:hdr xmlns:w="http://schemas.openxmlformats.org/wordprocessingml/2006/main">
  <w:p>
    <w:pPr>
      <w:pStyle w:val="Normal"/>
    </w:pPr>
    <w:r>
      <w:t>Northwind | First page</w:t>
    </w:r>
  </w:p>
</w:hdr>
</file>

<file path=word/header3.xml><?xml version="1.0" encoding="utf-8"?>
<w:hdr xmlns:w="http://schemas.openxmlformats.org/wordprocessingml/2006/main">
  <w:p>
    <w:pPr>
      <w:pStyle w:val="Normal"/>
    </w:pPr>
    <w:r>
      <w:t>Northwind | Even page</w:t>
    </w:r>
  </w:p>
</w:hdr>
</file>

<file path=word/header4.xml><?xml version="1.0" encoding="utf-8"?>
<w:hdr xmlns:w="http://schemas.openxmlformats.org/wordprocessingml/2006/main">
  <w:p>
    <w:pPr>
      <w:pStyle w:val="Normal"/>
    </w:pPr>
    <w:r>
      <w:t>Northwind | Internal</w:t>
    </w:r>
  </w:p>
</w:hdr>
</file>

<file path=word/header5.xml><?xml version="1.0" encoding="utf-8"?>
<w:hdr xmlns:w="http://schemas.openxmlformats.org/wordprocessingml/2006/main">
  <w:p>
    <w:pPr>
      <w:pStyle w:val="Normal"/>
    </w:pPr>
    <w:r>
      <w:t>Northwind | First page</w:t>
    </w:r>
  </w:p>
</w:hdr>
</file>

<file path=word/header6.xml><?xml version="1.0" encoding="utf-8"?>
<w:hdr xmlns:w="http://schemas.openxmlformats.org/wordprocessingml/2006/main">
  <w:p>
    <w:pPr>
      <w:pStyle w:val="Normal"/>
    </w:pPr>
    <w:r>
      <w:t>Northwind | Even page</w:t>
    </w:r>
  </w:p>
</w:hdr>
</file>

<file path=word/header7.xml><?xml version="1.0" encoding="utf-8"?>
<w:hdr xmlns:w="http://schemas.openxmlformats.org/wordprocessingml/2006/main">
  <w:p>
    <w:pPr>
      <w:pStyle w:val="Normal"/>
    </w:pPr>
    <w:r>
      <w:t>Northwind | Internal</w:t>
    </w:r>
  </w:p>
</w:hdr>
</file>

<file path=word/header8.xml><?xml version="1.0" encoding="utf-8"?>
<w:hdr xmlns:w="http://schemas.openxmlformats.org/wordprocessingml/2006/main">
  <w:p>
    <w:pPr>
      <w:pStyle w:val="Normal"/>
    </w:pPr>
    <w:r>
      <w:t>Northwind | First page</w:t>
    </w:r>
  </w:p>
</w:hdr>
</file>

<file path=word/header9.xml><?xml version="1.0" encoding="utf-8"?>
<w:hdr xmlns:w="http://schemas.openxmlformats.org/wordprocessingml/2006/main">
  <w:p>
    <w:pPr>
      <w:pStyle w:val="Normal"/>
    </w:pPr>
    <w:r>
      <w:t>Northwind | Even page</w:t>
    </w:r>
  </w:p>
</w:hdr>
</file>

<file path=word/people.xml><?xml version="1.0" encoding="utf-8"?>
<w15:people xmlns:w15="http://schemas.microsoft.com/office/word/2012/wordml">
  <w15:person w15:author="Lead reviewer">
    <w15:presenceInfo w15:providerId="provider-a" w15:userId="lead@example.test"/>
  </w15:person>
  <w15:person w15:author="Release reviewer">
    <w15:presenceInfo w15:providerId="provider-b" w15:userId="release@example.test"/>
  </w15:person>
  <w15:person w15:author="Nested reviewer">
    <w15:presenceInfo w15:providerId="provider-c" w15:userId="nested@example.test"/>
  </w15:person>
</w15:people>
</file>

<file path=word/settings.xml><?xml version="1.0" encoding="utf-8"?>
<w:settings xmlns:w="http://schemas.openxmlformats.org/wordprocessingml/2006/main">
  <w:evenAndOddHeaders/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Aptos" w:hAnsi="Aptos"/>
        <w:color w:val="172033"/>
        <w:sz w:val="22"/>
      </w:rPr>
    </w:rPrDefault>
  </w:docDefaults>
  <w:style w:type="paragraph" w:styleId="Normal" w:default="true">
    <w:name w:val="Normal"/>
    <w:rPr>
      <w:rFonts w:ascii="Aptos" w:hAnsi="Aptos"/>
      <w:sz w:val="44"/>
    </w:rPr>
  </w:style>
  <w:style w:type="paragraph" w:styleId="Title">
    <w:name w:val="Title"/>
    <w:rPr>
      <w:rFonts w:ascii="Aptos Display" w:hAnsi="Aptos Display"/>
      <w:b w:val="true"/>
      <w:sz w:val="96"/>
    </w:rPr>
  </w:style>
  <w:style w:type="paragraph" w:styleId="Heading1">
    <w:name w:val="Heading 1"/>
    <w:rPr>
      <w:rFonts w:ascii="Aptos Display" w:hAnsi="Aptos Display"/>
      <w:b w:val="true"/>
      <w:sz w:val="64"/>
    </w:rPr>
  </w:style>
  <w:style w:type="paragraph" w:styleId="Heading2">
    <w:name w:val="Heading 2"/>
    <w:rPr>
      <w:rFonts w:ascii="Aptos" w:hAnsi="Aptos"/>
      <w:b w:val="true"/>
      <w:sz w:val="52"/>
    </w:rPr>
  </w:style>
  <w:style w:type="table" w:styleId="TableGrid">
    <w:name w:val="Table Gri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BoardReviewGrid">
    <w:name w:val="Board Review Grid"/>
  </w:style>
</w:styles>
</file>

<file path=word/_rels/document.xml.rels><?xml version="1.0" encoding="utf-8"?><Relationships xmlns="http://schemas.openxmlformats.org/package/2006/relationships"><Relationship Type="http://schemas.openxmlformats.org/officeDocument/2006/relationships/styles" Target="/word/styles.xml" Id="rId2" /><Relationship Type="http://schemas.openxmlformats.org/officeDocument/2006/relationships/header" Target="/word/header1.xml" Id="rId3" /><Relationship Type="http://schemas.openxmlformats.org/officeDocument/2006/relationships/header" Target="/word/header2.xml" Id="rId4" /><Relationship Type="http://schemas.openxmlformats.org/officeDocument/2006/relationships/header" Target="/word/header3.xml" Id="rId5" /><Relationship Type="http://schemas.openxmlformats.org/officeDocument/2006/relationships/header" Target="/word/header4.xml" Id="rId6" /><Relationship Type="http://schemas.openxmlformats.org/officeDocument/2006/relationships/header" Target="/word/header5.xml" Id="rId7" /><Relationship Type="http://schemas.openxmlformats.org/officeDocument/2006/relationships/header" Target="/word/header6.xml" Id="rId8" /><Relationship Type="http://schemas.openxmlformats.org/officeDocument/2006/relationships/header" Target="/word/header7.xml" Id="rId9" /><Relationship Type="http://schemas.openxmlformats.org/officeDocument/2006/relationships/header" Target="/word/header8.xml" Id="rId10" /><Relationship Type="http://schemas.openxmlformats.org/officeDocument/2006/relationships/header" Target="/word/header9.xml" Id="rId11" /><Relationship Type="http://schemas.openxmlformats.org/officeDocument/2006/relationships/footer" Target="/word/footer1.xml" Id="rId12" /><Relationship Type="http://schemas.openxmlformats.org/officeDocument/2006/relationships/footer" Target="/word/footer2.xml" Id="rId13" /><Relationship Type="http://schemas.openxmlformats.org/officeDocument/2006/relationships/footer" Target="/word/footer3.xml" Id="rId14" /><Relationship Type="http://schemas.openxmlformats.org/officeDocument/2006/relationships/settings" Target="/word/settings.xml" Id="rId15" /><Relationship Type="http://schemas.openxmlformats.org/officeDocument/2006/relationships/footnotes" Target="/word/footnotes.xml" Id="rId16" /><Relationship Type="http://schemas.openxmlformats.org/officeDocument/2006/relationships/comments" Target="/word/comments.xml" Id="rId17" /><Relationship Type="http://schemas.microsoft.com/office/2011/relationships/commentsExtended" Target="/word/commentsExtended.xml" Id="rId18" /><Relationship Type="http://schemas.microsoft.com/office/2016/09/relationships/commentsIds" Target="/word/commentsIds.xml" Id="rId19" /><Relationship Type="http://schemas.microsoft.com/office/2018/08/relationships/commentsExtensible" Target="/word/commentsExtensible.xml" Id="rId20" /><Relationship Type="http://schemas.microsoft.com/office/2011/relationships/people" Target="/word/people.xml" Id="rId21" /></Relationships>
</file>